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0614A">
      <w:pPr>
        <w:pStyle w:val="2"/>
      </w:pPr>
      <w:r>
        <w:rPr>
          <w:rFonts w:ascii="微软雅黑" w:hAnsi="微软雅黑" w:eastAsia="微软雅黑" w:cs="微软雅黑"/>
          <w:b/>
          <w:bCs/>
          <w:sz w:val="36"/>
          <w:szCs w:val="36"/>
        </w:rPr>
        <w:t>知情同意书</w:t>
      </w:r>
    </w:p>
    <w:p w14:paraId="6C27435E">
      <w:pPr>
        <w:spacing w:after="100"/>
      </w:pPr>
    </w:p>
    <w:p w14:paraId="41DF56D5">
      <w:pPr>
        <w:spacing w:after="100"/>
      </w:pPr>
      <w:r>
        <w:rPr>
          <w:rFonts w:ascii="微软雅黑" w:hAnsi="微软雅黑" w:eastAsia="微软雅黑" w:cs="微软雅黑"/>
          <w:b w:val="0"/>
          <w:bCs w:val="0"/>
          <w:color w:val="333333"/>
          <w:sz w:val="22"/>
          <w:szCs w:val="22"/>
        </w:rPr>
        <w:t>尊敬的顾客：您好！为了保障您的合法权益，确保您充分了解并同意即将使用的美容仪器及其可能带来的益处与风险，我司特此向您提供本《知情同意书》。请您在仔细阅读以下内容后，做出明智的决定，并在必要时与我司进行充分沟通。</w:t>
      </w:r>
    </w:p>
    <w:p w14:paraId="0F7F5A30">
      <w:pPr>
        <w:pStyle w:val="3"/>
        <w:spacing w:before="240" w:after="120"/>
      </w:pPr>
      <w:r>
        <w:rPr>
          <w:rFonts w:ascii="微软雅黑" w:hAnsi="微软雅黑" w:eastAsia="微软雅黑" w:cs="微软雅黑"/>
          <w:b/>
          <w:bCs/>
          <w:sz w:val="30"/>
          <w:szCs w:val="30"/>
        </w:rPr>
        <w:t>一、基本信息</w:t>
      </w:r>
    </w:p>
    <w:p w14:paraId="27A81580">
      <w:pPr>
        <w:spacing w:after="100"/>
      </w:pPr>
      <w:r>
        <w:rPr>
          <w:rFonts w:ascii="微软雅黑" w:hAnsi="微软雅黑" w:eastAsia="微软雅黑" w:cs="微软雅黑"/>
          <w:b w:val="0"/>
          <w:bCs w:val="0"/>
          <w:color w:val="333333"/>
          <w:sz w:val="22"/>
          <w:szCs w:val="22"/>
        </w:rPr>
        <w:t>您的姓名：________________</w:t>
      </w:r>
    </w:p>
    <w:p w14:paraId="49EE6E77">
      <w:pPr>
        <w:spacing w:after="100"/>
      </w:pPr>
      <w:r>
        <w:rPr>
          <w:rFonts w:ascii="微软雅黑" w:hAnsi="微软雅黑" w:eastAsia="微软雅黑" w:cs="微软雅黑"/>
          <w:b w:val="0"/>
          <w:bCs w:val="0"/>
          <w:color w:val="333333"/>
          <w:sz w:val="22"/>
          <w:szCs w:val="22"/>
        </w:rPr>
        <w:t>性别：________________    年龄：________________</w:t>
      </w:r>
    </w:p>
    <w:p w14:paraId="7B6EE017">
      <w:pPr>
        <w:spacing w:after="100"/>
      </w:pPr>
      <w:r>
        <w:rPr>
          <w:rFonts w:ascii="微软雅黑" w:hAnsi="微软雅黑" w:eastAsia="微软雅黑" w:cs="微软雅黑"/>
          <w:b w:val="0"/>
          <w:bCs w:val="0"/>
          <w:color w:val="333333"/>
          <w:sz w:val="22"/>
          <w:szCs w:val="22"/>
        </w:rPr>
        <w:t>身份证号码：________________</w:t>
      </w:r>
    </w:p>
    <w:p w14:paraId="579190F1">
      <w:pPr>
        <w:spacing w:after="100"/>
      </w:pPr>
      <w:r>
        <w:rPr>
          <w:rFonts w:ascii="微软雅黑" w:hAnsi="微软雅黑" w:eastAsia="微软雅黑" w:cs="微软雅黑"/>
          <w:b w:val="0"/>
          <w:bCs w:val="0"/>
          <w:color w:val="333333"/>
          <w:sz w:val="22"/>
          <w:szCs w:val="22"/>
        </w:rPr>
        <w:t>联系方式：________________</w:t>
      </w:r>
    </w:p>
    <w:p w14:paraId="16139F2A">
      <w:pPr>
        <w:spacing w:after="100"/>
      </w:pPr>
      <w:r>
        <w:rPr>
          <w:rFonts w:ascii="微软雅黑" w:hAnsi="微软雅黑" w:eastAsia="微软雅黑" w:cs="微软雅黑"/>
          <w:b w:val="0"/>
          <w:bCs w:val="0"/>
          <w:color w:val="333333"/>
          <w:sz w:val="22"/>
          <w:szCs w:val="22"/>
        </w:rPr>
        <w:t>预约时间：________________</w:t>
      </w:r>
    </w:p>
    <w:p w14:paraId="1C933CDB">
      <w:pPr>
        <w:spacing w:after="100"/>
      </w:pPr>
    </w:p>
    <w:p w14:paraId="3745D70C">
      <w:pPr>
        <w:spacing w:after="100"/>
      </w:pPr>
      <w:r>
        <w:rPr>
          <w:rFonts w:ascii="微软雅黑" w:hAnsi="微软雅黑" w:eastAsia="微软雅黑" w:cs="微软雅黑"/>
          <w:b/>
          <w:bCs/>
          <w:color w:val="333333"/>
          <w:sz w:val="22"/>
          <w:szCs w:val="22"/>
        </w:rPr>
        <w:t>紧急联系人：________________    关系：________________</w:t>
      </w:r>
    </w:p>
    <w:p w14:paraId="447C871B">
      <w:pPr>
        <w:spacing w:after="100"/>
      </w:pPr>
      <w:r>
        <w:rPr>
          <w:rFonts w:ascii="微软雅黑" w:hAnsi="微软雅黑" w:eastAsia="微软雅黑" w:cs="微软雅黑"/>
          <w:b/>
          <w:bCs/>
          <w:color w:val="333333"/>
          <w:sz w:val="22"/>
          <w:szCs w:val="22"/>
        </w:rPr>
        <w:t>紧急联系电话：________________</w:t>
      </w:r>
    </w:p>
    <w:p w14:paraId="533677B4">
      <w:pPr>
        <w:spacing w:after="100"/>
      </w:pPr>
    </w:p>
    <w:p w14:paraId="2EFA4C1E">
      <w:pPr>
        <w:pStyle w:val="3"/>
        <w:spacing w:before="240" w:after="120"/>
      </w:pPr>
      <w:r>
        <w:rPr>
          <w:rFonts w:ascii="微软雅黑" w:hAnsi="微软雅黑" w:eastAsia="微软雅黑" w:cs="微软雅黑"/>
          <w:b/>
          <w:bCs/>
          <w:sz w:val="30"/>
          <w:szCs w:val="30"/>
        </w:rPr>
        <w:t>二、预期效果及目的</w:t>
      </w:r>
    </w:p>
    <w:p w14:paraId="54D64A19">
      <w:pPr>
        <w:spacing w:after="100"/>
      </w:pPr>
      <w:r>
        <w:rPr>
          <w:rFonts w:ascii="微软雅黑" w:hAnsi="微软雅黑" w:eastAsia="微软雅黑" w:cs="微软雅黑"/>
          <w:b w:val="0"/>
          <w:bCs w:val="0"/>
          <w:color w:val="333333"/>
          <w:sz w:val="22"/>
          <w:szCs w:val="22"/>
        </w:rPr>
        <w:t>使用此美容仪器的预期效果为：展现紧实饱满，改善皮肤质感。</w:t>
      </w:r>
    </w:p>
    <w:p w14:paraId="77C4157A">
      <w:pPr>
        <w:pStyle w:val="3"/>
        <w:spacing w:before="240" w:after="120"/>
      </w:pPr>
      <w:r>
        <w:rPr>
          <w:rFonts w:ascii="微软雅黑" w:hAnsi="微软雅黑" w:eastAsia="微软雅黑" w:cs="微软雅黑"/>
          <w:b/>
          <w:bCs/>
          <w:sz w:val="30"/>
          <w:szCs w:val="30"/>
        </w:rPr>
        <w:t>三、潜在风险</w:t>
      </w:r>
    </w:p>
    <w:p w14:paraId="76C620B5">
      <w:pPr>
        <w:spacing w:after="100"/>
      </w:pPr>
      <w:r>
        <w:rPr>
          <w:rFonts w:ascii="微软雅黑" w:hAnsi="微软雅黑" w:eastAsia="微软雅黑" w:cs="微软雅黑"/>
          <w:b w:val="0"/>
          <w:bCs w:val="0"/>
          <w:color w:val="333333"/>
          <w:sz w:val="22"/>
          <w:szCs w:val="22"/>
        </w:rPr>
        <w:t>在使用的过程中，将无法规避以下情形产生的可能性：</w:t>
      </w:r>
    </w:p>
    <w:p w14:paraId="3F1AE9D0">
      <w:pPr>
        <w:spacing w:after="100"/>
      </w:pPr>
      <w:r>
        <w:rPr>
          <w:rFonts w:ascii="微软雅黑" w:hAnsi="微软雅黑" w:eastAsia="微软雅黑" w:cs="微软雅黑"/>
          <w:b w:val="0"/>
          <w:bCs w:val="0"/>
          <w:color w:val="333333"/>
          <w:sz w:val="22"/>
          <w:szCs w:val="22"/>
        </w:rPr>
        <w:t>· 皮肤暂时性红肿或灼热感，皮肤暂时性干燥或紧绷感</w:t>
      </w:r>
    </w:p>
    <w:p w14:paraId="38DA14C4">
      <w:pPr>
        <w:spacing w:after="100"/>
      </w:pPr>
      <w:r>
        <w:rPr>
          <w:rFonts w:ascii="微软雅黑" w:hAnsi="微软雅黑" w:eastAsia="微软雅黑" w:cs="微软雅黑"/>
          <w:b w:val="0"/>
          <w:bCs w:val="0"/>
          <w:color w:val="333333"/>
          <w:sz w:val="22"/>
          <w:szCs w:val="22"/>
        </w:rPr>
        <w:t>· 个别使用者可能出现轻微疼痛</w:t>
      </w:r>
    </w:p>
    <w:p w14:paraId="2BBFB062">
      <w:pPr>
        <w:spacing w:after="100"/>
      </w:pPr>
      <w:r>
        <w:rPr>
          <w:rFonts w:ascii="微软雅黑" w:hAnsi="微软雅黑" w:eastAsia="微软雅黑" w:cs="微软雅黑"/>
          <w:b w:val="0"/>
          <w:bCs w:val="0"/>
          <w:color w:val="333333"/>
          <w:sz w:val="22"/>
          <w:szCs w:val="22"/>
        </w:rPr>
        <w:t>· 痤疮程度加重</w:t>
      </w:r>
    </w:p>
    <w:p w14:paraId="4DFEDA60">
      <w:pPr>
        <w:spacing w:after="100"/>
      </w:pPr>
    </w:p>
    <w:p w14:paraId="602DBFA5">
      <w:pPr>
        <w:spacing w:after="100"/>
      </w:pPr>
      <w:r>
        <w:rPr>
          <w:rFonts w:ascii="微软雅黑" w:hAnsi="微软雅黑" w:eastAsia="微软雅黑" w:cs="微软雅黑"/>
          <w:b/>
          <w:bCs/>
          <w:color w:val="333333"/>
          <w:sz w:val="22"/>
          <w:szCs w:val="22"/>
        </w:rPr>
        <w:t>以上为常见短暂反应，通常在数小时至数日内消退。如出现持续不适，请立即联系操作师。</w:t>
      </w:r>
    </w:p>
    <w:p w14:paraId="489A366D">
      <w:pPr>
        <w:pStyle w:val="3"/>
        <w:spacing w:before="240" w:after="120"/>
      </w:pPr>
      <w:r>
        <w:rPr>
          <w:rFonts w:ascii="微软雅黑" w:hAnsi="微软雅黑" w:eastAsia="微软雅黑" w:cs="微软雅黑"/>
          <w:b/>
          <w:bCs/>
          <w:sz w:val="30"/>
          <w:szCs w:val="30"/>
        </w:rPr>
        <w:t>四、</w:t>
      </w:r>
      <w:r>
        <w:rPr>
          <w:rFonts w:ascii="微软雅黑" w:hAnsi="微软雅黑" w:eastAsia="微软雅黑" w:cs="微软雅黑"/>
          <w:b/>
          <w:bCs/>
          <w:color w:val="333333"/>
          <w:sz w:val="30"/>
          <w:szCs w:val="30"/>
        </w:rPr>
        <w:t>不建议体验的情况</w:t>
      </w:r>
      <w:r>
        <w:rPr>
          <w:rFonts w:ascii="微软雅黑" w:hAnsi="微软雅黑" w:eastAsia="微软雅黑" w:cs="微软雅黑"/>
          <w:b/>
          <w:bCs/>
          <w:sz w:val="30"/>
          <w:szCs w:val="30"/>
        </w:rPr>
        <w:t>（重要）</w:t>
      </w:r>
    </w:p>
    <w:p w14:paraId="69B2997E">
      <w:pPr>
        <w:spacing w:after="100"/>
      </w:pPr>
      <w:r>
        <w:rPr>
          <w:rFonts w:ascii="微软雅黑" w:hAnsi="微软雅黑" w:eastAsia="微软雅黑" w:cs="微软雅黑"/>
          <w:b w:val="0"/>
          <w:bCs w:val="0"/>
          <w:color w:val="333333"/>
          <w:sz w:val="22"/>
          <w:szCs w:val="22"/>
        </w:rPr>
        <w:t>以下情况禁止体验本仪器：</w:t>
      </w:r>
    </w:p>
    <w:p w14:paraId="0DEF780E">
      <w:pPr>
        <w:spacing w:after="100"/>
      </w:pPr>
    </w:p>
    <w:p w14:paraId="77F85176">
      <w:pPr>
        <w:spacing w:after="100"/>
      </w:pPr>
      <w:r>
        <w:rPr>
          <w:rFonts w:ascii="微软雅黑" w:hAnsi="微软雅黑" w:eastAsia="微软雅黑" w:cs="微软雅黑"/>
          <w:b/>
          <w:bCs/>
          <w:color w:val="333333"/>
          <w:sz w:val="22"/>
          <w:szCs w:val="22"/>
        </w:rPr>
        <w:t>【绝对禁止】</w:t>
      </w:r>
    </w:p>
    <w:p w14:paraId="616D4878">
      <w:pPr>
        <w:spacing w:after="100"/>
      </w:pPr>
      <w:r>
        <w:rPr>
          <w:rFonts w:ascii="微软雅黑" w:hAnsi="微软雅黑" w:eastAsia="微软雅黑" w:cs="微软雅黑"/>
          <w:b w:val="0"/>
          <w:bCs w:val="0"/>
          <w:color w:val="333333"/>
          <w:sz w:val="22"/>
          <w:szCs w:val="22"/>
        </w:rPr>
        <w:t>· 体内有金属植入物（包括金属镶牙）、有源植入物的人群，不可以进行体验</w:t>
      </w:r>
    </w:p>
    <w:p w14:paraId="7591A2E7">
      <w:pPr>
        <w:spacing w:after="100"/>
      </w:pPr>
      <w:r>
        <w:rPr>
          <w:rFonts w:ascii="微软雅黑" w:hAnsi="微软雅黑" w:eastAsia="微软雅黑" w:cs="微软雅黑"/>
          <w:b w:val="0"/>
          <w:bCs w:val="0"/>
          <w:color w:val="333333"/>
          <w:sz w:val="22"/>
          <w:szCs w:val="22"/>
        </w:rPr>
        <w:t>· 植入心脏起搏器、除颤器的人群不能进行体验，也不要靠近设备工作的地方</w:t>
      </w:r>
    </w:p>
    <w:p w14:paraId="6B41D7B6">
      <w:pPr>
        <w:spacing w:after="100"/>
      </w:pPr>
      <w:r>
        <w:rPr>
          <w:rFonts w:ascii="微软雅黑" w:hAnsi="微软雅黑" w:eastAsia="微软雅黑" w:cs="微软雅黑"/>
          <w:b w:val="0"/>
          <w:bCs w:val="0"/>
          <w:color w:val="333333"/>
          <w:sz w:val="22"/>
          <w:szCs w:val="22"/>
        </w:rPr>
        <w:t>· 备孕、哺乳期或妊娠妇女禁止体验</w:t>
      </w:r>
    </w:p>
    <w:p w14:paraId="1DB879FD">
      <w:pPr>
        <w:spacing w:after="100"/>
      </w:pPr>
    </w:p>
    <w:p w14:paraId="3873DB41">
      <w:pPr>
        <w:spacing w:after="100"/>
      </w:pPr>
      <w:r>
        <w:rPr>
          <w:rFonts w:ascii="微软雅黑" w:hAnsi="微软雅黑" w:eastAsia="微软雅黑" w:cs="微软雅黑"/>
          <w:b/>
          <w:bCs/>
          <w:color w:val="333333"/>
          <w:sz w:val="22"/>
          <w:szCs w:val="22"/>
        </w:rPr>
        <w:t>【身体状况限制】</w:t>
      </w:r>
    </w:p>
    <w:p w14:paraId="0761C08A">
      <w:pPr>
        <w:spacing w:after="100"/>
      </w:pPr>
      <w:r>
        <w:rPr>
          <w:rFonts w:ascii="微软雅黑" w:hAnsi="微软雅黑" w:eastAsia="微软雅黑" w:cs="微软雅黑"/>
          <w:b w:val="0"/>
          <w:bCs w:val="0"/>
          <w:color w:val="333333"/>
          <w:sz w:val="22"/>
          <w:szCs w:val="22"/>
        </w:rPr>
        <w:t>· 热敏感/瘢痕体质者禁止体验</w:t>
      </w:r>
    </w:p>
    <w:p w14:paraId="7623242D">
      <w:pPr>
        <w:spacing w:after="100"/>
      </w:pPr>
      <w:r>
        <w:rPr>
          <w:rFonts w:ascii="微软雅黑" w:hAnsi="微软雅黑" w:eastAsia="微软雅黑" w:cs="微软雅黑"/>
          <w:b w:val="0"/>
          <w:bCs w:val="0"/>
          <w:color w:val="333333"/>
          <w:sz w:val="22"/>
          <w:szCs w:val="22"/>
        </w:rPr>
        <w:t>· 3月内做过激光化学换肤术者禁止体验</w:t>
      </w:r>
    </w:p>
    <w:p w14:paraId="417F8956">
      <w:pPr>
        <w:spacing w:after="100"/>
      </w:pPr>
      <w:r>
        <w:rPr>
          <w:rFonts w:ascii="微软雅黑" w:hAnsi="微软雅黑" w:eastAsia="微软雅黑" w:cs="微软雅黑"/>
          <w:b w:val="0"/>
          <w:bCs w:val="0"/>
          <w:color w:val="333333"/>
          <w:sz w:val="22"/>
          <w:szCs w:val="22"/>
        </w:rPr>
        <w:t>· 测试部位存在伤口、表皮破溃、疱疹/毛囊炎等皮肤感染患者禁止体验</w:t>
      </w:r>
    </w:p>
    <w:p w14:paraId="0284734A">
      <w:pPr>
        <w:spacing w:after="100"/>
      </w:pPr>
      <w:r>
        <w:rPr>
          <w:rFonts w:ascii="微软雅黑" w:hAnsi="微软雅黑" w:eastAsia="微软雅黑" w:cs="微软雅黑"/>
          <w:b w:val="0"/>
          <w:bCs w:val="0"/>
          <w:color w:val="333333"/>
          <w:sz w:val="22"/>
          <w:szCs w:val="22"/>
        </w:rPr>
        <w:t>· 有糖尿病、肿瘤、哮喘、自身免疫性疾病及其他严重器质性疾病或精神疾病患者禁止体验</w:t>
      </w:r>
    </w:p>
    <w:p w14:paraId="04BF0ADD">
      <w:pPr>
        <w:spacing w:after="100"/>
      </w:pPr>
    </w:p>
    <w:p w14:paraId="1DADC321">
      <w:pPr>
        <w:spacing w:after="100"/>
      </w:pPr>
      <w:r>
        <w:rPr>
          <w:rFonts w:ascii="微软雅黑" w:hAnsi="微软雅黑" w:eastAsia="微软雅黑" w:cs="微软雅黑"/>
          <w:b/>
          <w:bCs/>
          <w:color w:val="333333"/>
          <w:sz w:val="22"/>
          <w:szCs w:val="22"/>
        </w:rPr>
        <w:t>【用药限制】</w:t>
      </w:r>
    </w:p>
    <w:p w14:paraId="725E0520">
      <w:pPr>
        <w:spacing w:after="100"/>
      </w:pPr>
      <w:r>
        <w:rPr>
          <w:rFonts w:ascii="微软雅黑" w:hAnsi="微软雅黑" w:eastAsia="微软雅黑" w:cs="微软雅黑"/>
          <w:b w:val="0"/>
          <w:bCs w:val="0"/>
          <w:color w:val="333333"/>
          <w:sz w:val="22"/>
          <w:szCs w:val="22"/>
        </w:rPr>
        <w:t>· 近1周内使用口服抗组胺药者</w:t>
      </w:r>
    </w:p>
    <w:p w14:paraId="3A25B07D">
      <w:pPr>
        <w:spacing w:after="100"/>
      </w:pPr>
      <w:r>
        <w:rPr>
          <w:rFonts w:ascii="微软雅黑" w:hAnsi="微软雅黑" w:eastAsia="微软雅黑" w:cs="微软雅黑"/>
          <w:b w:val="0"/>
          <w:bCs w:val="0"/>
          <w:color w:val="333333"/>
          <w:sz w:val="22"/>
          <w:szCs w:val="22"/>
        </w:rPr>
        <w:t>· 近2个月内受试部位应用任何抗炎药物者</w:t>
      </w:r>
    </w:p>
    <w:p w14:paraId="006F3C32">
      <w:pPr>
        <w:spacing w:after="100"/>
      </w:pPr>
      <w:r>
        <w:rPr>
          <w:rFonts w:ascii="微软雅黑" w:hAnsi="微软雅黑" w:eastAsia="微软雅黑" w:cs="微软雅黑"/>
          <w:b w:val="0"/>
          <w:bCs w:val="0"/>
          <w:color w:val="333333"/>
          <w:sz w:val="22"/>
          <w:szCs w:val="22"/>
        </w:rPr>
        <w:t>· 近三个月内使用类维生素A、α羟基酸、水杨酸、对苯二酚等药物者</w:t>
      </w:r>
    </w:p>
    <w:p w14:paraId="1DD168A8">
      <w:pPr>
        <w:spacing w:after="100"/>
      </w:pPr>
      <w:r>
        <w:rPr>
          <w:rFonts w:ascii="微软雅黑" w:hAnsi="微软雅黑" w:eastAsia="微软雅黑" w:cs="微软雅黑"/>
          <w:b w:val="0"/>
          <w:bCs w:val="0"/>
          <w:color w:val="333333"/>
          <w:sz w:val="22"/>
          <w:szCs w:val="22"/>
        </w:rPr>
        <w:t>· 操作师判断的其他不适合参加本次体验活动的情况</w:t>
      </w:r>
    </w:p>
    <w:p w14:paraId="3DFACD40">
      <w:pPr>
        <w:spacing w:after="100"/>
      </w:pPr>
    </w:p>
    <w:p w14:paraId="003D7CE9">
      <w:pPr>
        <w:spacing w:after="100"/>
      </w:pPr>
      <w:r>
        <w:rPr>
          <w:rFonts w:ascii="微软雅黑" w:hAnsi="微软雅黑" w:eastAsia="微软雅黑" w:cs="微软雅黑"/>
          <w:b/>
          <w:bCs/>
          <w:color w:val="333333"/>
          <w:sz w:val="22"/>
          <w:szCs w:val="22"/>
        </w:rPr>
        <w:t>操作师判断依据：基于企业内部标准化培训流程及操作规范。如顾客对判断有异议，可要求提供书面说明。</w:t>
      </w:r>
    </w:p>
    <w:p w14:paraId="49904119">
      <w:r>
        <w:br w:type="page"/>
      </w:r>
    </w:p>
    <w:p w14:paraId="0B938E56">
      <w:pPr>
        <w:pStyle w:val="3"/>
        <w:spacing w:before="240" w:after="120"/>
      </w:pPr>
      <w:r>
        <w:rPr>
          <w:rFonts w:ascii="微软雅黑" w:hAnsi="微软雅黑" w:eastAsia="微软雅黑" w:cs="微软雅黑"/>
          <w:b/>
          <w:bCs/>
          <w:sz w:val="30"/>
          <w:szCs w:val="30"/>
        </w:rPr>
        <w:t>五、您的权利与义务</w:t>
      </w:r>
    </w:p>
    <w:p w14:paraId="13C1F3C7">
      <w:pPr>
        <w:spacing w:after="60"/>
      </w:pPr>
      <w:r>
        <w:rPr>
          <w:rFonts w:ascii="微软雅黑" w:hAnsi="微软雅黑" w:eastAsia="微软雅黑" w:cs="微软雅黑"/>
          <w:b/>
          <w:bCs/>
          <w:sz w:val="22"/>
          <w:szCs w:val="22"/>
        </w:rPr>
        <w:t xml:space="preserve">1. </w:t>
      </w:r>
      <w:r>
        <w:rPr>
          <w:rFonts w:ascii="微软雅黑" w:hAnsi="微软雅黑" w:eastAsia="微软雅黑" w:cs="微软雅黑"/>
          <w:sz w:val="22"/>
          <w:szCs w:val="22"/>
        </w:rPr>
        <w:t>您有权了解所使用的美容仪器的全部信息，包括但不限于其性能、安全性、预期效果及可能的风险。</w:t>
      </w:r>
    </w:p>
    <w:p w14:paraId="0F9181C8">
      <w:pPr>
        <w:spacing w:after="60"/>
      </w:pPr>
      <w:r>
        <w:rPr>
          <w:rFonts w:ascii="微软雅黑" w:hAnsi="微软雅黑" w:eastAsia="微软雅黑" w:cs="微软雅黑"/>
          <w:b/>
          <w:bCs/>
          <w:sz w:val="22"/>
          <w:szCs w:val="22"/>
        </w:rPr>
        <w:t xml:space="preserve">2. </w:t>
      </w:r>
      <w:r>
        <w:rPr>
          <w:rFonts w:ascii="微软雅黑" w:hAnsi="微软雅黑" w:eastAsia="微软雅黑" w:cs="微软雅黑"/>
          <w:sz w:val="22"/>
          <w:szCs w:val="22"/>
        </w:rPr>
        <w:t>您应如实向我司工作人员反映自己的健康状况和过敏史，以便我们评估是否适合使用该美容仪器。</w:t>
      </w:r>
    </w:p>
    <w:p w14:paraId="48DDDB0B">
      <w:pPr>
        <w:spacing w:after="60"/>
      </w:pPr>
      <w:r>
        <w:rPr>
          <w:rFonts w:ascii="微软雅黑" w:hAnsi="微软雅黑" w:eastAsia="微软雅黑" w:cs="微软雅黑"/>
          <w:b/>
          <w:bCs/>
          <w:sz w:val="22"/>
          <w:szCs w:val="22"/>
        </w:rPr>
        <w:t xml:space="preserve">3. </w:t>
      </w:r>
      <w:r>
        <w:rPr>
          <w:rFonts w:ascii="微软雅黑" w:hAnsi="微软雅黑" w:eastAsia="微软雅黑" w:cs="微软雅黑"/>
          <w:sz w:val="22"/>
          <w:szCs w:val="22"/>
        </w:rPr>
        <w:t>在使用的过程中，如您感到任何不适或异常反应，应立即告知我司工作人员。您可以自愿决定在体验的任何阶段退出。</w:t>
      </w:r>
      <w:bookmarkStart w:id="0" w:name="_GoBack"/>
      <w:bookmarkEnd w:id="0"/>
    </w:p>
    <w:p w14:paraId="644FAAEE">
      <w:pPr>
        <w:spacing w:after="100"/>
      </w:pPr>
    </w:p>
    <w:p w14:paraId="6D09EA07">
      <w:pPr>
        <w:pStyle w:val="3"/>
        <w:spacing w:before="240" w:after="120"/>
      </w:pPr>
      <w:r>
        <w:rPr>
          <w:rFonts w:ascii="微软雅黑" w:hAnsi="微软雅黑" w:eastAsia="微软雅黑" w:cs="微软雅黑"/>
          <w:b/>
          <w:bCs/>
          <w:sz w:val="30"/>
          <w:szCs w:val="30"/>
        </w:rPr>
        <w:t>六、保密责任</w:t>
      </w:r>
    </w:p>
    <w:p w14:paraId="416AFCBE">
      <w:pPr>
        <w:spacing w:after="100"/>
      </w:pPr>
      <w:r>
        <w:rPr>
          <w:rFonts w:ascii="微软雅黑" w:hAnsi="微软雅黑" w:eastAsia="微软雅黑" w:cs="微软雅黑"/>
          <w:b w:val="0"/>
          <w:bCs w:val="0"/>
          <w:color w:val="333333"/>
          <w:sz w:val="22"/>
          <w:szCs w:val="22"/>
        </w:rPr>
        <w:t>在整个体验过程中，您的个人身份和资料我司会始终为您保密。在任何时候，您可以要求查阅您的个人信息，如有需要，可以修改这些信息。同时，您在体验过程中所了解的与设备有关的商业信息请勿对外泄露。</w:t>
      </w:r>
    </w:p>
    <w:p w14:paraId="23A08689">
      <w:pPr>
        <w:spacing w:after="100"/>
      </w:pPr>
    </w:p>
    <w:p w14:paraId="454A059D">
      <w:pPr>
        <w:spacing w:after="100"/>
      </w:pPr>
      <w:r>
        <w:rPr>
          <w:rFonts w:ascii="微软雅黑" w:hAnsi="微软雅黑" w:eastAsia="微软雅黑" w:cs="微软雅黑"/>
          <w:b/>
          <w:bCs/>
          <w:color w:val="333333"/>
          <w:sz w:val="22"/>
          <w:szCs w:val="22"/>
        </w:rPr>
        <w:t>【</w:t>
      </w:r>
      <w:del w:id="1" w:author="Lisa. Z" w:date="2026-06-30T11:20:05Z">
        <w:r>
          <w:rPr>
            <w:rFonts w:ascii="微软雅黑" w:hAnsi="微软雅黑" w:eastAsia="微软雅黑" w:cs="微软雅黑"/>
            <w:b/>
            <w:bCs/>
            <w:color w:val="333333"/>
            <w:sz w:val="22"/>
            <w:szCs w:val="22"/>
          </w:rPr>
          <w:delText>拆</w:delText>
        </w:r>
      </w:del>
      <w:del w:id="2" w:author="Lisa. Z" w:date="2026-06-30T11:20:04Z">
        <w:r>
          <w:rPr>
            <w:rFonts w:ascii="微软雅黑" w:hAnsi="微软雅黑" w:eastAsia="微软雅黑" w:cs="微软雅黑"/>
            <w:b/>
            <w:bCs/>
            <w:color w:val="333333"/>
            <w:sz w:val="22"/>
            <w:szCs w:val="22"/>
          </w:rPr>
          <w:delText>分·</w:delText>
        </w:r>
      </w:del>
      <w:r>
        <w:rPr>
          <w:rFonts w:ascii="微软雅黑" w:hAnsi="微软雅黑" w:eastAsia="微软雅黑" w:cs="微软雅黑"/>
          <w:b/>
          <w:bCs/>
          <w:color w:val="333333"/>
          <w:sz w:val="22"/>
          <w:szCs w:val="22"/>
        </w:rPr>
        <w:t>摄影授权】以下关于拍摄及宣传使用的授权需您单独确认</w:t>
      </w:r>
      <w:del w:id="3" w:author="Lisa. Z" w:date="2026-06-30T11:19:46Z">
        <w:r>
          <w:rPr>
            <w:rFonts w:ascii="微软雅黑" w:hAnsi="微软雅黑" w:eastAsia="微软雅黑" w:cs="微软雅黑"/>
            <w:b/>
            <w:bCs/>
            <w:color w:val="333333"/>
            <w:sz w:val="22"/>
            <w:szCs w:val="22"/>
          </w:rPr>
          <w:delText>（可拒绝，不影响体验）</w:delText>
        </w:r>
      </w:del>
      <w:r>
        <w:rPr>
          <w:rFonts w:ascii="微软雅黑" w:hAnsi="微软雅黑" w:eastAsia="微软雅黑" w:cs="微软雅黑"/>
          <w:b/>
          <w:bCs/>
          <w:color w:val="333333"/>
          <w:sz w:val="22"/>
          <w:szCs w:val="22"/>
        </w:rPr>
        <w:t>：</w:t>
      </w:r>
    </w:p>
    <w:p w14:paraId="369E386C">
      <w:pPr>
        <w:spacing w:after="100"/>
      </w:pPr>
      <w:r>
        <w:rPr>
          <w:rFonts w:ascii="微软雅黑" w:hAnsi="微软雅黑" w:eastAsia="微软雅黑" w:cs="微软雅黑"/>
          <w:b/>
          <w:bCs/>
          <w:color w:val="333333"/>
          <w:sz w:val="22"/>
          <w:szCs w:val="22"/>
        </w:rPr>
        <w:t>☐ 我同意工作人员在体验过程中拍摄照片用于个人护理记录存档</w:t>
      </w:r>
    </w:p>
    <w:p w14:paraId="2DCFF940">
      <w:pPr>
        <w:spacing w:after="100"/>
      </w:pPr>
      <w:r>
        <w:rPr>
          <w:rFonts w:ascii="微软雅黑" w:hAnsi="微软雅黑" w:eastAsia="微软雅黑" w:cs="微软雅黑"/>
          <w:b/>
          <w:bCs/>
          <w:color w:val="333333"/>
          <w:sz w:val="22"/>
          <w:szCs w:val="22"/>
        </w:rPr>
        <w:t>☐ 我同意将经匿名处理（不露全脸/不显示身份信息）的效果对比照片用于产品宣传展示</w:t>
      </w:r>
    </w:p>
    <w:p w14:paraId="57310BB9">
      <w:pPr>
        <w:spacing w:after="100"/>
      </w:pPr>
      <w:r>
        <w:rPr>
          <w:rFonts w:ascii="微软雅黑" w:hAnsi="微软雅黑" w:eastAsia="微软雅黑" w:cs="微软雅黑"/>
          <w:b/>
          <w:bCs/>
          <w:color w:val="333333"/>
          <w:sz w:val="22"/>
          <w:szCs w:val="22"/>
        </w:rPr>
        <w:t>如选择不同意，照片仅用于个人存档，不会用于任何对外展示。</w:t>
      </w:r>
    </w:p>
    <w:p w14:paraId="7F6E81CA">
      <w:pPr>
        <w:spacing w:after="100"/>
      </w:pPr>
    </w:p>
    <w:p w14:paraId="67A78ADB">
      <w:pPr>
        <w:pStyle w:val="3"/>
        <w:spacing w:before="240" w:after="120"/>
      </w:pPr>
    </w:p>
    <w:p w14:paraId="3E2AE73A">
      <w:pPr>
        <w:spacing w:after="100"/>
      </w:pPr>
      <w:r>
        <w:rPr>
          <w:rFonts w:ascii="微软雅黑" w:hAnsi="微软雅黑" w:eastAsia="微软雅黑" w:cs="微软雅黑"/>
          <w:b/>
          <w:bCs/>
          <w:color w:val="333333"/>
          <w:sz w:val="22"/>
          <w:szCs w:val="22"/>
        </w:rPr>
        <w:t>1. 如因体验者未如实告知健康状况、不建议体验的情况或用药史，导致体验过程中或体验后发生不良反应或损害，由体验者自行承担相应后果。</w:t>
      </w:r>
    </w:p>
    <w:p w14:paraId="7D1716A7">
      <w:pPr>
        <w:spacing w:after="100"/>
      </w:pPr>
      <w:r>
        <w:rPr>
          <w:rFonts w:ascii="微软雅黑" w:hAnsi="微软雅黑" w:eastAsia="微软雅黑" w:cs="微软雅黑"/>
          <w:b/>
          <w:bCs/>
          <w:color w:val="333333"/>
          <w:sz w:val="22"/>
          <w:szCs w:val="22"/>
        </w:rPr>
        <w:t>2. 体验过程中如发生非因操作师过失导致的意外情况，我司将立即采取合理急救措施，但不承担超出合理范围的赔偿责任。</w:t>
      </w:r>
    </w:p>
    <w:p w14:paraId="65DBD1EE">
      <w:pPr>
        <w:spacing w:after="100"/>
      </w:pPr>
      <w:r>
        <w:rPr>
          <w:rFonts w:ascii="微软雅黑" w:hAnsi="微软雅黑" w:eastAsia="微软雅黑" w:cs="微软雅黑"/>
          <w:b/>
          <w:bCs/>
          <w:color w:val="333333"/>
          <w:sz w:val="22"/>
          <w:szCs w:val="22"/>
        </w:rPr>
        <w:t>3. 体验后未遵医嘱或护理建议所产生的不良反应，不属我司责任范围。</w:t>
      </w:r>
    </w:p>
    <w:p w14:paraId="3768985D">
      <w:pPr>
        <w:spacing w:after="100"/>
      </w:pPr>
      <w:r>
        <w:rPr>
          <w:rFonts w:ascii="微软雅黑" w:hAnsi="微软雅黑" w:eastAsia="微软雅黑" w:cs="微软雅黑"/>
          <w:b/>
          <w:bCs/>
          <w:color w:val="333333"/>
          <w:sz w:val="22"/>
          <w:szCs w:val="22"/>
        </w:rPr>
        <w:t>4. 本声明不排除或限制法律禁止排除或限制的我方责任。</w:t>
      </w:r>
    </w:p>
    <w:p w14:paraId="41CEBED3">
      <w:pPr>
        <w:spacing w:after="100"/>
      </w:pPr>
    </w:p>
    <w:p w14:paraId="2DB63B55">
      <w:pPr>
        <w:pStyle w:val="3"/>
        <w:spacing w:before="240" w:after="120"/>
      </w:pPr>
    </w:p>
    <w:p w14:paraId="48924920">
      <w:pPr>
        <w:spacing w:after="100"/>
      </w:pPr>
      <w:r>
        <w:rPr>
          <w:rFonts w:ascii="微软雅黑" w:hAnsi="微软雅黑" w:eastAsia="微软雅黑" w:cs="微软雅黑"/>
          <w:b/>
          <w:bCs/>
          <w:color w:val="333333"/>
          <w:sz w:val="22"/>
          <w:szCs w:val="22"/>
        </w:rPr>
        <w:t>1. 您有权在签署后的任何时间书面通知我司撤回本知情同意书的签署。撤回后，您已提供的个人信息将按《隐私政策》处理。</w:t>
      </w:r>
    </w:p>
    <w:p w14:paraId="1A79CFC7">
      <w:pPr>
        <w:spacing w:after="100"/>
      </w:pPr>
      <w:r>
        <w:rPr>
          <w:rFonts w:ascii="微软雅黑" w:hAnsi="微软雅黑" w:eastAsia="微软雅黑" w:cs="微软雅黑"/>
          <w:b/>
          <w:bCs/>
          <w:color w:val="333333"/>
          <w:sz w:val="22"/>
          <w:szCs w:val="22"/>
        </w:rPr>
        <w:t>2. 撤回不影响撤回前已发生的体验行为的合法性。</w:t>
      </w:r>
    </w:p>
    <w:p w14:paraId="0199016D">
      <w:pPr>
        <w:spacing w:after="100"/>
      </w:pPr>
      <w:r>
        <w:rPr>
          <w:rFonts w:ascii="微软雅黑" w:hAnsi="微软雅黑" w:eastAsia="微软雅黑" w:cs="微软雅黑"/>
          <w:b/>
          <w:bCs/>
          <w:color w:val="333333"/>
          <w:sz w:val="22"/>
          <w:szCs w:val="22"/>
        </w:rPr>
        <w:t>3. 撤回申请可通过以下方式提出：联系现场工作人员，或发送邮件至客服邮箱。</w:t>
      </w:r>
    </w:p>
    <w:p w14:paraId="12EC35B2">
      <w:pPr>
        <w:spacing w:after="100"/>
      </w:pPr>
    </w:p>
    <w:p w14:paraId="6A73ADD8">
      <w:pPr>
        <w:pStyle w:val="3"/>
        <w:spacing w:before="240" w:after="120"/>
      </w:pPr>
      <w:r>
        <w:rPr>
          <w:rFonts w:ascii="微软雅黑" w:hAnsi="微软雅黑" w:eastAsia="微软雅黑" w:cs="微软雅黑"/>
          <w:b/>
          <w:bCs/>
          <w:sz w:val="30"/>
          <w:szCs w:val="30"/>
        </w:rPr>
        <w:t>签署声明</w:t>
      </w:r>
    </w:p>
    <w:p w14:paraId="0E4ACE93">
      <w:pPr>
        <w:spacing w:after="100"/>
      </w:pPr>
      <w:r>
        <w:rPr>
          <w:rFonts w:ascii="微软雅黑" w:hAnsi="微软雅黑" w:eastAsia="微软雅黑" w:cs="微软雅黑"/>
          <w:b w:val="0"/>
          <w:bCs w:val="0"/>
          <w:color w:val="333333"/>
          <w:sz w:val="22"/>
          <w:szCs w:val="22"/>
        </w:rPr>
        <w:t>签署这份知情同意书前，作为相关美容仪器的体验者，我已经阅读过以上所有内容。我确认已有充分的时间考虑，所有的疑问都已得到圆满的解答，我没有上文提到的不建议体验的情况情况，我自愿参加并亲身体验相关美容仪器的诊疗，接受因此产生的预期效果并承担一切可能存在的风险。</w:t>
      </w:r>
    </w:p>
    <w:p w14:paraId="18447E3C">
      <w:pPr>
        <w:spacing w:after="100"/>
      </w:pPr>
    </w:p>
    <w:p w14:paraId="5BC6F07B">
      <w:pPr>
        <w:spacing w:after="100"/>
      </w:pPr>
      <w:r>
        <w:rPr>
          <w:rFonts w:ascii="微软雅黑" w:hAnsi="微软雅黑" w:eastAsia="微软雅黑" w:cs="微软雅黑"/>
          <w:b w:val="0"/>
          <w:bCs w:val="0"/>
          <w:color w:val="333333"/>
          <w:sz w:val="22"/>
          <w:szCs w:val="22"/>
        </w:rPr>
        <w:t>签署人：________________    签署日期：________________</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00C7">
    <w:pPr>
      <w:jc w:val="center"/>
    </w:pPr>
    <w:r>
      <w:rPr>
        <w:color w:val="999999"/>
        <w:sz w:val="18"/>
        <w:szCs w:val="18"/>
      </w:rPr>
      <w:t xml:space="preserve">第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r>
      <w:rPr>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43048">
    <w:del w:id="0" w:author="Lisa. Z" w:date="2026-06-30T11:20:27Z">
      <w:r>
        <w:rPr>
          <w:rFonts w:ascii="微软雅黑" w:hAnsi="微软雅黑" w:eastAsia="微软雅黑" w:cs="微软雅黑"/>
          <w:color w:val="999999"/>
          <w:sz w:val="18"/>
          <w:szCs w:val="18"/>
        </w:rPr>
        <w:delText>冰美肌 · 知情同意书（修订版）</w:delText>
      </w:r>
    </w:del>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sa. Z">
    <w15:presenceInfo w15:providerId="WPS Office" w15:userId="15520097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trackRevisions w:val="1"/>
  <w:documentProtection w:enforcement="0"/>
  <w:compat>
    <w:useFELayout/>
    <w:compatSetting w:name="compatibilityMode" w:uri="http://schemas.microsoft.com/office/word" w:val="15"/>
  </w:compat>
  <w:rsids>
    <w:rsidRoot w:val="00000000"/>
    <w:rsid w:val="00A2219A"/>
    <w:rsid w:val="0DB70EFA"/>
    <w:rsid w:val="493A7D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180"/>
      <w:outlineLvl w:val="0"/>
    </w:pPr>
    <w:rPr>
      <w:rFonts w:ascii="微软雅黑" w:hAnsi="微软雅黑" w:eastAsia="微软雅黑" w:cs="微软雅黑"/>
      <w:b/>
      <w:bCs/>
      <w:sz w:val="36"/>
      <w:szCs w:val="36"/>
    </w:rPr>
  </w:style>
  <w:style w:type="paragraph" w:styleId="3">
    <w:name w:val="heading 2"/>
    <w:next w:val="1"/>
    <w:qFormat/>
    <w:uiPriority w:val="0"/>
    <w:pPr>
      <w:spacing w:before="240" w:after="120"/>
      <w:outlineLvl w:val="1"/>
    </w:pPr>
    <w:rPr>
      <w:rFonts w:ascii="微软雅黑" w:hAnsi="微软雅黑" w:eastAsia="微软雅黑" w:cs="微软雅黑"/>
      <w:b/>
      <w:bCs/>
      <w:sz w:val="30"/>
      <w:szCs w:val="30"/>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endnote text"/>
    <w:link w:val="19"/>
    <w:semiHidden/>
    <w:unhideWhenUsed/>
    <w:qFormat/>
    <w:uiPriority w:val="99"/>
    <w:pPr>
      <w:spacing w:after="0" w:line="240" w:lineRule="auto"/>
    </w:pPr>
    <w:rPr>
      <w:rFonts w:ascii="微软雅黑" w:hAnsi="微软雅黑" w:eastAsia="微软雅黑" w:cs="微软雅黑"/>
      <w:sz w:val="20"/>
      <w:szCs w:val="20"/>
    </w:rPr>
  </w:style>
  <w:style w:type="paragraph" w:styleId="10">
    <w:name w:val="foot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11">
    <w:name w:val="Title"/>
    <w:qFormat/>
    <w:uiPriority w:val="0"/>
    <w:rPr>
      <w:rFonts w:ascii="微软雅黑" w:hAnsi="微软雅黑" w:eastAsia="微软雅黑" w:cs="微软雅黑"/>
      <w:sz w:val="56"/>
      <w:szCs w:val="56"/>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微软雅黑" w:hAnsi="微软雅黑" w:eastAsia="微软雅黑" w:cs="微软雅黑"/>
      <w:sz w:val="22"/>
      <w:szCs w:val="22"/>
    </w:rPr>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1502</Words>
  <Characters>1677</Characters>
  <TotalTime>12</TotalTime>
  <ScaleCrop>false</ScaleCrop>
  <LinksUpToDate>false</LinksUpToDate>
  <CharactersWithSpaces>1715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2026-06-25T08:32:00Z</dcterms:created>
  <dc:creator>Un-named</dc:creator>
  <cp:lastModifiedBy>Lisa. Z</cp:lastModifiedBy>
  <dcterms:modified xsi:type="dcterms:W3CDTF">2026-06-30T03:21:50Z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eyJoZGlkIjoiMzEwNTM5NzYwMDRjMzkwZTVkZjY2ODkwMGIxNGU0OTUiLCJ1c2VySWQiOiI2MTc3OTI0NDUifQ==</vt:lpwstr>
  </property>
  <property fmtid="{D5CDD505-2E9C-101B-9397-08002B2CF9AE}" pid="3" name="KSOProductBuildVer">
    <vt:lpwstr>2052-12.1.0.25225</vt:lpwstr>
  </property>
  <property fmtid="{D5CDD505-2E9C-101B-9397-08002B2CF9AE}" pid="4" name="ICV">
    <vt:lpwstr>08AB072FE7D04738BA6F00ACF18E114F_13</vt:lpwstr>
  </property>
</Properties>
</file>